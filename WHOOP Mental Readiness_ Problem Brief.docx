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Problem Brief: Mental Readiness Early Warning System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Author: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Natalie Kim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November 2025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Concept Development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Problem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Over one in five U.S. adults (23.1%) live with a mental health disorder, and a 60% rise in depression among adolescents and adults has been recorded in the last decade. While some mental health</w:t>
      </w:r>
      <w:r w:rsidDel="00000000" w:rsidR="00000000" w:rsidRPr="00000000">
        <w:rPr>
          <w:rFonts w:ascii="Calibri" w:cs="Calibri" w:eastAsia="Calibri" w:hAnsi="Calibri"/>
          <w:color w:val="93c47d"/>
          <w:sz w:val="20"/>
          <w:szCs w:val="20"/>
          <w:rtl w:val="0"/>
          <w:rPrChange w:author="Susie Chung" w:id="0" w:date="2026-01-08T00:09:15Z">
            <w:rPr>
              <w:rFonts w:ascii="Calibri" w:cs="Calibri" w:eastAsia="Calibri" w:hAnsi="Calibri"/>
              <w:sz w:val="20"/>
              <w:szCs w:val="20"/>
            </w:rPr>
          </w:rPrChange>
        </w:rPr>
        <w:t xml:space="preserve"> disorders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such as anxiety and depression can be chronic, others may come in waves due to environmental factors or life changes. 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xperiencing recurring mental health slumps (low mood, anxiety, loss of motivation) often derail health habits and performance goals for 1-2 weeks at a time.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Although these slumps may feel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aa84f"/>
          <w:sz w:val="20"/>
          <w:szCs w:val="20"/>
          <w:rtl w:val="0"/>
          <w:rPrChange w:author="Susie Chung" w:id="1" w:date="2026-01-08T00:10:00Z"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rPrChange>
        </w:rPr>
        <w:t xml:space="preserve">out of the blue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they are actually predictable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—there are </w:t>
      </w:r>
      <w:r w:rsidDel="00000000" w:rsidR="00000000" w:rsidRPr="00000000">
        <w:rPr>
          <w:rFonts w:ascii="Calibri" w:cs="Calibri" w:eastAsia="Calibri" w:hAnsi="Calibri"/>
          <w:color w:val="6aa84f"/>
          <w:sz w:val="20"/>
          <w:szCs w:val="20"/>
          <w:rtl w:val="0"/>
          <w:rPrChange w:author="Susie Chung" w:id="2" w:date="2026-01-08T00:09:48Z">
            <w:rPr>
              <w:rFonts w:ascii="Calibri" w:cs="Calibri" w:eastAsia="Calibri" w:hAnsi="Calibri"/>
              <w:sz w:val="20"/>
              <w:szCs w:val="20"/>
            </w:rPr>
          </w:rPrChange>
        </w:rPr>
        <w:t xml:space="preserve">insidious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warning signs that users don't notice until they're already at the bottom.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Current WHOOP metrics (Recovery, Sleep, Strain) focus on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physical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readiness. They don't capture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readiness, and </w:t>
      </w:r>
      <w:ins w:author="Susie Chung" w:id="3" w:date="2026-01-08T00:09:39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more </w:t>
        </w:r>
      </w:ins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critically,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they don't warn users before a decline happens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This Looks Like in Real Life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WHOOP user wakes up feeling great on Monday. By Wednesday, she's exhausted after a networking event and binges an entire pack of Oreos. By Friday, she's skipping workouts and social plans. By the following Monday, she hasn't left her apartment in 3 days, her sleep schedule is destroyed, and her training plan is abandoned.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The worst part: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Her Recovery score was 40-70% (yellow/green) throughout. The system said she was physically fine, but mentally she was collapsing.</w:t>
      </w:r>
    </w:p>
    <w:p w:rsidR="00000000" w:rsidDel="00000000" w:rsidP="00000000" w:rsidRDefault="00000000" w:rsidRPr="00000000" w14:paraId="0000000B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Who Experiences This &amp; How Often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Primary User Segment: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Women aged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25-45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Track their health proactively (already WHOOP users)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mood fluctuations tied to menstrual cycle, sleep, and stress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performance goals (fitness, weight loss, career projects</w:t>
      </w:r>
      <w:ins w:author="Susie Chung" w:id="4" w:date="2026-01-08T00:04:51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, work callouts</w:t>
        </w:r>
      </w:ins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ns w:author="Susie Chung" w:id="5" w:date="2026-01-08T00:17:19Z"/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Struggle to maintain habits during low periods</w:t>
      </w:r>
      <w:ins w:author="Susie Chung" w:id="5" w:date="2026-01-08T00:17:1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  <w:u w:val="none"/>
          <w:rPrChange w:author="Susie Chung" w:id="6" w:date="2026-01-08T00:17:19Z">
            <w:rPr>
              <w:rFonts w:ascii="Calibri" w:cs="Calibri" w:eastAsia="Calibri" w:hAnsi="Calibri"/>
              <w:sz w:val="20"/>
              <w:szCs w:val="20"/>
            </w:rPr>
          </w:rPrChange>
        </w:rPr>
        <w:pPrChange w:author="Susie Chung" w:id="0" w:date="2026-01-08T00:17:19Z">
          <w:pPr>
            <w:numPr>
              <w:ilvl w:val="0"/>
              <w:numId w:val="3"/>
            </w:numPr>
            <w:spacing w:after="240" w:before="240" w:lineRule="auto"/>
            <w:ind w:left="720" w:hanging="360"/>
          </w:pPr>
        </w:pPrChange>
      </w:pPr>
      <w:ins w:author="Susie Chung" w:id="5" w:date="2026-01-08T00:17:19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Anyone who is stressed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Frequency: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Slumps occur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4-6 times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 year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Each slump lasts 1-2 weeks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Total impact: 2-3 months per year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(25% of the year) operating at 30-50% capacity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Market Size: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WHOOP has ~1.2-2 million active members (estimated)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~40-50% are women,</w:t>
      </w:r>
      <w:commentRangeStart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~60-80% experience mood variability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Conservative estimate: 324K-432K women experience this problem regularly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Adjacent Users: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 with seasonal depression, burnout, or anxiety disorders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Anyone managing chronic mental health conditions alongside physical training</w:t>
      </w:r>
    </w:p>
    <w:p w:rsidR="00000000" w:rsidDel="00000000" w:rsidP="00000000" w:rsidRDefault="00000000" w:rsidRPr="00000000" w14:paraId="0000001E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Impact of NOT Solving This</w:t>
      </w:r>
    </w:p>
    <w:p w:rsidR="00000000" w:rsidDel="00000000" w:rsidP="00000000" w:rsidRDefault="00000000" w:rsidRPr="00000000" w14:paraId="0000001F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User Impact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Lost Progress: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Abandoned training plans (can't maintain half-marathon prep)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Weight regain from stress eating during slumps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Stalled career projects (no energy for extra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Social withdrawal (missing events, declining invitations)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Compounding Cycle: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Each slump makes the next one worse: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Binge eating → next day feels awful → takes it easier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Sleep slips → more fatigue → skips workout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Skips one social event → isolated → anxiety &amp; depression increases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ns w:author="Susie Chung" w:id="7" w:date="2026-01-08T00:08:11Z"/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By day 7: no routine, no progress, no momentum</w:t>
      </w:r>
      <w:ins w:author="Susie Chung" w:id="7" w:date="2026-01-08T00:08:1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  <w:u w:val="none"/>
          <w:rPrChange w:author="Susie Chung" w:id="8" w:date="2026-01-08T00:08:11Z">
            <w:rPr>
              <w:rFonts w:ascii="Calibri" w:cs="Calibri" w:eastAsia="Calibri" w:hAnsi="Calibri"/>
              <w:sz w:val="20"/>
              <w:szCs w:val="20"/>
            </w:rPr>
          </w:rPrChange>
        </w:rPr>
        <w:pPrChange w:author="Susie Chung" w:id="0" w:date="2026-01-08T00:08:11Z">
          <w:pPr>
            <w:numPr>
              <w:ilvl w:val="0"/>
              <w:numId w:val="6"/>
            </w:numPr>
            <w:spacing w:after="240" w:before="240" w:lineRule="auto"/>
            <w:ind w:left="720" w:hanging="360"/>
          </w:pPr>
        </w:pPrChange>
      </w:pPr>
      <w:ins w:author="Susie Chung" w:id="7" w:date="2026-01-08T00:08:11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Feelings of hopelessness / Low Self-Esteem and Need to abandon goals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Recovery Time: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1-2 weeks to climb out of slump + additional time to rebuild habits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3-4 weeks of lost performance per episode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Business Impact (WHOOP)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Churn Risk: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Users who experience repeated slumps where they: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Stop wearing WHOOP (embarrassed by lack of activity)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Cancel membership ("I'm not using it anymore")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Feel like failures ("I can't stick to anything", “I’m not making any progress”)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Missed Opportunity: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Women's health is a growing market (competitors: Oura, Apple Watch with cycle tracking)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Mental health integration is an untapped differentiator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Current products (Lively, Flo, Clue) provide generic advice, not personalized physiological predictions. Additionally, their “predictions” are only based on the symptoms logged from previous cycles.</w:t>
      </w:r>
    </w:p>
    <w:p w:rsidR="00000000" w:rsidDel="00000000" w:rsidP="00000000" w:rsidRDefault="00000000" w:rsidRPr="00000000" w14:paraId="00000036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Why Now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WHOOP already has the data: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HRV, RHR, sleep patterns, body temperature, logged behaviors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Growing market awareness: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Mental health destigmatization + women's health investment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Competitive gap: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wearable connects physiological data to mental health predictions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User demand: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Existing workaround (manual mood tracking in spreadsheets) proves need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Technical feasibility: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Pattern detection doesn't require advanced ML — correlations are observable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WHOOP Coach is built out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Can add on to it like customizing an agent to a GPT</w:t>
      </w:r>
    </w:p>
    <w:p w:rsidR="00000000" w:rsidDel="00000000" w:rsidP="00000000" w:rsidRDefault="00000000" w:rsidRPr="00000000" w14:paraId="0000003D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We'll Know We've Solved It</w:t>
      </w:r>
    </w:p>
    <w:p w:rsidR="00000000" w:rsidDel="00000000" w:rsidP="00000000" w:rsidRDefault="00000000" w:rsidRPr="00000000" w14:paraId="0000003F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Success Metrics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Primary (User Outcomes):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Slump duration: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Reduce from 14 days → 3-5 days (65-85% reduction)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Slump frequency: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Reduce from 5/year → 3/year (40% reduction)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Goal maintenance: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% of users who maintain training/habit streaks during vulnerable periods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Secondary (Engagement):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Alert action rate: % of users who take suggested actions within 24 hours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Feature adoption: % of eligible users who enable Mental Readiness alerts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User satisfaction: NPS specifically for this feature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Business: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Retention lift: Reduced churn among women 25-45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Differentiation: Press coverage, competitive positioning vs. Oura/Apple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Expansion: Foundation for broader mental health features</w:t>
      </w:r>
    </w:p>
    <w:p w:rsidR="00000000" w:rsidDel="00000000" w:rsidP="00000000" w:rsidRDefault="00000000" w:rsidRPr="00000000" w14:paraId="0000004C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"Success" Looks Like in Practice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user receives an alert on Tuesday: "Mental Readiness declining — take protective action now."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She: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Goes for a 20-minute walk at lunch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Preps a healthy dinner instead of ordering takeout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ns w:author="Susie Chung" w:id="9" w:date="2026-01-08T00:12:07Z"/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Commits to 10pm bedtime (vs. letting it slip to midnight)</w:t>
      </w:r>
      <w:ins w:author="Susie Chung" w:id="9" w:date="2026-01-08T00:12:0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ns w:author="Susie Chung" w:id="9" w:date="2026-01-08T00:12:07Z"/>
          <w:rFonts w:ascii="Calibri" w:cs="Calibri" w:eastAsia="Calibri" w:hAnsi="Calibri"/>
          <w:sz w:val="20"/>
          <w:szCs w:val="20"/>
          <w:u w:val="none"/>
        </w:rPr>
      </w:pPr>
      <w:ins w:author="Susie Chung" w:id="9" w:date="2026-01-08T00:12:07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Reaches out to a “safe” person; someone she seeks accountability to</w:t>
        </w:r>
      </w:ins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  <w:u w:val="none"/>
          <w:rPrChange w:author="Susie Chung" w:id="10" w:date="2026-01-08T00:12:07Z">
            <w:rPr>
              <w:rFonts w:ascii="Calibri" w:cs="Calibri" w:eastAsia="Calibri" w:hAnsi="Calibri"/>
              <w:sz w:val="20"/>
              <w:szCs w:val="20"/>
            </w:rPr>
          </w:rPrChange>
        </w:rPr>
        <w:pPrChange w:author="Susie Chung" w:id="0" w:date="2026-01-08T00:12:07Z">
          <w:pPr>
            <w:numPr>
              <w:ilvl w:val="0"/>
              <w:numId w:val="14"/>
            </w:numPr>
            <w:spacing w:after="240" w:before="240" w:lineRule="auto"/>
            <w:ind w:left="720" w:hanging="360"/>
          </w:pPr>
        </w:pPrChange>
      </w:pPr>
      <w:ins w:author="Susie Chung" w:id="9" w:date="2026-01-08T00:12:07Z">
        <w:r w:rsidDel="00000000" w:rsidR="00000000" w:rsidRPr="00000000">
          <w:rPr>
            <w:rFonts w:ascii="Calibri" w:cs="Calibri" w:eastAsia="Calibri" w:hAnsi="Calibri"/>
            <w:sz w:val="20"/>
            <w:szCs w:val="20"/>
            <w:rtl w:val="0"/>
          </w:rPr>
          <w:t xml:space="preserve">Recognizes the pattern matches her menstrual cycle and seeks care from GYN about addressing PMDD ( a treatable mental health disorder)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By Thursday, her patterns stabilize. Instead of a 2-week slump, she has 2-3 harder days but maintains her habits and goals.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That's the win.</w:t>
      </w:r>
    </w:p>
    <w:p w:rsidR="00000000" w:rsidDel="00000000" w:rsidP="00000000" w:rsidRDefault="00000000" w:rsidRPr="00000000" w14:paraId="00000056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Open Questions &amp; Risks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Requirements: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much historical data needed for accurate predictions? (Hypothesis: 2-3 cycles / 60-90 days)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Can we predict without cycle tracking? (Yes, but less accurate)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Accuracy Threshold: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false positive rate is acceptable? (Alert when not needed)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false negative rate is unacceptable? (Miss a real slump)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User Trust: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Will users follow suggestions if they "feel fine" on Day 2?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 we build credibility quickly?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Scope Creep Risk: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could expand into full mental health coaching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Need to stay focused on early warning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(prevention, not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Research Phase: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Analyze existing WHOOP data for correlations between physiological markers and self-reported mood/energy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User Interviews: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Talk to 10-15 women WHOOP users about slump experiences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Competitive Analysis: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Deep dive on Lively, Flo, Clue, Oura — what works, what doesn't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PRD Development: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Define MVP scope, success criteria, and technical approach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Appendix: Personal Context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problem brief is based on lived experience as a WHOOP user tracking mood manually for 3 months. Observed patterns: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Slumps correlate strongly with luteal phase + sleep inconsistency + habit slip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"Slow slippage" pattern: 2-3 days of small declines before crash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Recovery score didn't reflect mental state (40-70% during worst periods)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Existing apps (Lively) provide generic advice, not actionable early warnings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alie Kim" w:id="0" w:date="2025-11-18T18:24:33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 that healthy people experience these slumps too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